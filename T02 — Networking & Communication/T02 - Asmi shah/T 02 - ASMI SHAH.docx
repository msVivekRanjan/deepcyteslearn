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vntv61k46o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Networking &amp; Communication Level 1 — Network Foundations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Topics Covered: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OSI Model - TCP/IP - IPv4 - IPv6 - Subnetting - Routing - Switching - NAT - VLANs - DNS Fundamentals - DHCP Fundamentals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cof9f0d3cc4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OSI Model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OSI (Open Systems Interconnection)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model is a 7-layer framework that explains how data moves across a network. It is primarily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learning and troubleshooting model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not the exact design used by every real-world protocol.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dz5kw57qij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7 Layers of OSI: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Physical Layer (Layer 1)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Sends raw bits over cables, fiber optics, or radio signals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Deals with voltage levels, pin layouts, and transmission media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 unit: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bits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 Link Layer (Layer 2)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Handles local delivery using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MAC addresses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Creates and checks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frames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Detects errors in frames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 unit: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frames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Network Layer (Layer 3)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Routes packets between different networks using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IP addresses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Determines the best path for data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 unit: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packets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 Layer (Layer 4)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Provides end-to-end delivery using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(reliable)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UDP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(fast but unreliable)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Handles segmentation, reassembly, and error correction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 unit: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segments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(TCP)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datagrams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(UDP)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Session Layer (Layer 5)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Manages dialogs and sessions between applications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Controls when communication starts, continues, and ends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Presentation Layer (Layer 6)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Handles data formatting, encryption, and compression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Ensures data is in a format the application can use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Application Layer (Layer 7)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Provides network services to user applications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Includes protocols like HTTP, DNS, SMTP, FTP, and SSH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is where users interact with the network</w:t>
      </w:r>
    </w:p>
    <w:p w:rsidR="00000000" w:rsidDel="00000000" w:rsidP="00000000" w:rsidRDefault="00000000" w:rsidRPr="00000000" w14:paraId="00000023">
      <w:pPr>
        <w:spacing w:after="120" w:before="12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Simple Memory Tip:</w:t>
      </w:r>
    </w:p>
    <w:p w:rsidR="00000000" w:rsidDel="00000000" w:rsidP="00000000" w:rsidRDefault="00000000" w:rsidRPr="00000000" w14:paraId="0000002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Lower layers move data, middle layers direct and deliver it, and upper layers let applications use the network.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4pro3z8p5cy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TCP/IP Model</w:t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TCP/IP model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is the practical model used by the Internet and most modern networks. It is simpler than OSI and usually described in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 layers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7.8244061634164"/>
        <w:gridCol w:w="3677.9902094991958"/>
        <w:gridCol w:w="3489.6971953610114"/>
        <w:tblGridChange w:id="0">
          <w:tblGrid>
            <w:gridCol w:w="1857.8244061634164"/>
            <w:gridCol w:w="3677.9902094991958"/>
            <w:gridCol w:w="3489.697195361011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TCP/IP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Corresponding OSI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Main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Link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Physical + Data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Hardware and local network delivery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Internet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IP addressing and routing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Transport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TCP or UDP communication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Application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Session + Presentation +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Protocols like HTTP, DNS, SMTP, FTP</w:t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Link Layer: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Covers hardware (cables, Wi-Fi) and local delivery using MAC addresses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Internet Layer: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Handles IP addresses and routing (IPv4/IPv6)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 Layer: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Uses TCP (reliable) or UDP (fast) for communication between devices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Application Layer: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Includes all user-facing protocols (HTTP, DNS, SMTP, FTP, SSH)</w:t>
      </w:r>
    </w:p>
    <w:p w:rsidR="00000000" w:rsidDel="00000000" w:rsidP="00000000" w:rsidRDefault="00000000" w:rsidRPr="00000000" w14:paraId="0000003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TCP/IP matches how devices actually communicate on the Internet, while OSI is more useful for understanding concepts.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gbbpl0amzo0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IPv4</w:t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IPv4 (Internet Protocol version 4)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is the older and most widely known IP addressing system.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3arg93n71b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Characteristics: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32-bit addresses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about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4.3 billion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possible addresses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Written in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dotted decimal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format: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192.168.1.10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Four octets, each ranging from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0 to 255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c10mbaf280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Split into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network portion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host portion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Network part: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identifies the network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Host part: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identifies a specific device on that network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za4gj4cqj7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Private IPv4 Ranges (not routable on the Internet):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10.0.0.0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10.255.255.255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(10.0.0.0/8)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172.16.0.0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172.31.255.255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(172.16.0.0/12)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192.168.0.0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192.168.255.255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(192.168.0.0/16)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16dvdu42yoi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IPv4 Terms: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Subnet mask: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Defines network vs. host bits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Default gateway: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Router for outside-network traffic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Broadcast address: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Sent to all devices in a subnet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CIDR notation: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/24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/16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etc. (e.g.,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192.168.1.0/24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IPv4 addresses are limited, so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NAT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is widely used to allow many private devices to share one public address.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ina8k6c1ndo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IPv6</w:t>
      </w:r>
    </w:p>
    <w:p w:rsidR="00000000" w:rsidDel="00000000" w:rsidP="00000000" w:rsidRDefault="00000000" w:rsidRPr="00000000" w14:paraId="0000005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IPv6 (Internet Protocol version 6)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is the newer version designed to solve IPv4 exhaustion and improve modern networking.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u71jvcbtrsx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Characteristics: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128-bit addresses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enormous number of unique addresses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Written in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hexadecimal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colons: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2001:db8:abcd:0012::1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Leading zeros can be removed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One continuous run of zero groups can be compressed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(once per address)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tyiomy4nyc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over IPv4: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address exhaustion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Easier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auto-configuration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Better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multicast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support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Less need for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NAT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Simplified routing and addressing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s3y2lba8sw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IPv6 Address Types: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Global unicast: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Public Internet addresses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Link-local: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Used within a single network segment (starts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fe80::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Unique local: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Private network addresses (starts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fc00::/fd00::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Multicast: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Sent to multiple destinations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Loopback: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(like IPv4's 127.0.0.1)</w:t>
      </w:r>
    </w:p>
    <w:p w:rsidR="00000000" w:rsidDel="00000000" w:rsidP="00000000" w:rsidRDefault="00000000" w:rsidRPr="00000000" w14:paraId="0000006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IPv6 does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 use broadcast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Instead, it uses multicast and anycast. Many networks run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dual-stack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(both IPv4 and IPv6).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ir3rtbdxgs1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Subnetting</w:t>
      </w:r>
    </w:p>
    <w:p w:rsidR="00000000" w:rsidDel="00000000" w:rsidP="00000000" w:rsidRDefault="00000000" w:rsidRPr="00000000" w14:paraId="0000006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Subnetting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divides one larger network into smaller networks to improve organization, security, and traffic management.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nzpti7a9ktq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Subnet mask / prefix length: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Tells how many bits are for the network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255.255.255.0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/24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(24 bits for network)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Network address: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First address in a subnet (not usable)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Broadcast address: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Last address in a subnet (not usable)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Usable host range: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Addresses between network and broadcast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1p955zhivy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Calculation (IPv4):</w:t>
      </w:r>
    </w:p>
    <w:p w:rsidR="00000000" w:rsidDel="00000000" w:rsidP="00000000" w:rsidRDefault="00000000" w:rsidRPr="00000000" w14:paraId="00000070">
      <w:pPr>
        <w:spacing w:after="240" w:before="240" w:line="288" w:lineRule="auto"/>
        <w:jc w:val="center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sz w:val="29"/>
          <w:szCs w:val="29"/>
          <w:rtl w:val="0"/>
        </w:rPr>
        <w:t xml:space="preserve">Usable hosts=2host bits−2</w:t>
      </w:r>
    </w:p>
    <w:p w:rsidR="00000000" w:rsidDel="00000000" w:rsidP="00000000" w:rsidRDefault="00000000" w:rsidRPr="00000000" w14:paraId="00000071">
      <w:pPr>
        <w:spacing w:after="240" w:before="240" w:line="288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Usable hosts=2</w:t>
      </w:r>
    </w:p>
    <w:p w:rsidR="00000000" w:rsidDel="00000000" w:rsidP="00000000" w:rsidRDefault="00000000" w:rsidRPr="00000000" w14:paraId="00000072">
      <w:pPr>
        <w:spacing w:after="240" w:before="240" w:line="288" w:lineRule="auto"/>
        <w:ind w:right="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host bits</w:t>
      </w:r>
    </w:p>
    <w:p w:rsidR="00000000" w:rsidDel="00000000" w:rsidP="00000000" w:rsidRDefault="00000000" w:rsidRPr="00000000" w14:paraId="00000073">
      <w:pPr>
        <w:spacing w:after="240" w:before="240" w:line="288" w:lineRule="auto"/>
        <w:jc w:val="center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sz w:val="29"/>
          <w:szCs w:val="29"/>
          <w:rtl w:val="0"/>
        </w:rPr>
        <w:t xml:space="preserve">−2</w:t>
      </w:r>
    </w:p>
    <w:p w:rsidR="00000000" w:rsidDel="00000000" w:rsidP="00000000" w:rsidRDefault="00000000" w:rsidRPr="00000000" w14:paraId="0000007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/24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network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addresses: 256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Usable hosts: 254 (256 - 2)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dpt6kfk7so9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Subnetting: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Reduces broadcast traffic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Separates departments/systems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Improves security and management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q72j48tu49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Routing</w:t>
      </w:r>
    </w:p>
    <w:p w:rsidR="00000000" w:rsidDel="00000000" w:rsidP="00000000" w:rsidRDefault="00000000" w:rsidRPr="00000000" w14:paraId="0000007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Routing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moves packets between different networks using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routers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kt55lll0uo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Routing Works: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Router checks its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routing table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Decides 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next hop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based on destination IP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Forwards packet toward the destination network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pzvcp4r6sn9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Routing: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2.945363748864"/>
        <w:gridCol w:w="7732.566447274759"/>
        <w:tblGridChange w:id="0">
          <w:tblGrid>
            <w:gridCol w:w="1292.945363748864"/>
            <w:gridCol w:w="7732.56644727475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Manually configured; good for small/simple networks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Uses protocols like RIP, OSPF, BGP to learn paths automatically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f9hivkr322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Points: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Routing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separates broadcast domains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Connects multiple IP networks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Default gateway: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Router a device uses for outside-network traffic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Essential for Internet communication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hspd0y5lkg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Switching</w:t>
      </w:r>
    </w:p>
    <w:p w:rsidR="00000000" w:rsidDel="00000000" w:rsidP="00000000" w:rsidRDefault="00000000" w:rsidRPr="00000000" w14:paraId="0000009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Switching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forwards frames inside a local network (Layer 2 of OSI).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1bi2art4t9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Switches Work: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Build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MAC address table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by observing source MAC addresses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When a frame arrives, look up destination MAC and forward to the correct port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MAC is unknown,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flood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 frame to other ports in the same VLAN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tab0aztyx8e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over Hubs: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Reduces unnecessary traffic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Improves network performance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Core of modern LAN design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mumsp55k7g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NAT (Network Address Translation)</w:t>
      </w:r>
    </w:p>
    <w:p w:rsidR="00000000" w:rsidDel="00000000" w:rsidP="00000000" w:rsidRDefault="00000000" w:rsidRPr="00000000" w14:paraId="0000009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NAT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changes IP address information as traffic passes through a router/firewall.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qq3msqim0r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Purpose: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Connect private networks to the public Internet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Conserve IPv4 addresses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3hwzxzgwzvp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NAT Types: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.9964627161526"/>
        <w:gridCol w:w="6414.51534830747"/>
        <w:tblGridChange w:id="0">
          <w:tblGrid>
            <w:gridCol w:w="2610.9964627161526"/>
            <w:gridCol w:w="6414.5153483074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Static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One private → one public address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Dynamic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Uses a pool of public addresses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PAT (NAT Overload)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Many private hosts → one public address (using ports)</w:t>
            </w:r>
          </w:p>
        </w:tc>
      </w:tr>
    </w:tbl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Adds a layer of hiding between internal and external networks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 a full security solution but makes direct inbound access harder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gm9xwiu14km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VLANs (Virtual LANs)</w:t>
      </w:r>
    </w:p>
    <w:p w:rsidR="00000000" w:rsidDel="00000000" w:rsidP="00000000" w:rsidRDefault="00000000" w:rsidRPr="00000000" w14:paraId="000000A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divides one physical switch network into multiple logical networks.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191ym9vjqa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Benefits: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Improves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Reduces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broadcast traffic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Makes network management more flexible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opldjp4nnr9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B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Place HR, Finance, and Guest devices into different VLANs on the same switch.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vrh8770y1a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 Types: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Access port: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Carries traffic for one VLAN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Trunk port: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Carries traffic for multiple VLANs (uses IEEE 802.1Q tagging)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yimihptww5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Between VLANs:</w:t>
      </w:r>
    </w:p>
    <w:p w:rsidR="00000000" w:rsidDel="00000000" w:rsidP="00000000" w:rsidRDefault="00000000" w:rsidRPr="00000000" w14:paraId="000000B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routing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(router or Layer 3 switch)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uv4nf1prb8d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DNS Fundamentals</w:t>
      </w:r>
    </w:p>
    <w:p w:rsidR="00000000" w:rsidDel="00000000" w:rsidP="00000000" w:rsidRDefault="00000000" w:rsidRPr="00000000" w14:paraId="000000B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DNS (Domain Name System)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translates human-friendly names (e.g.,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example.com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 into IP addresses.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yaub7halcmd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DNS Process: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Device asks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DNS resolver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IP address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Resolver may query:</w:t>
      </w:r>
    </w:p>
    <w:p w:rsidR="00000000" w:rsidDel="00000000" w:rsidP="00000000" w:rsidRDefault="00000000" w:rsidRPr="00000000" w14:paraId="000000B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Root servers</w:t>
      </w:r>
    </w:p>
    <w:p w:rsidR="00000000" w:rsidDel="00000000" w:rsidP="00000000" w:rsidRDefault="00000000" w:rsidRPr="00000000" w14:paraId="000000BF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TLD servers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(.com, .in, etc.)</w:t>
      </w:r>
    </w:p>
    <w:p w:rsidR="00000000" w:rsidDel="00000000" w:rsidP="00000000" w:rsidRDefault="00000000" w:rsidRPr="00000000" w14:paraId="000000C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Authoritative servers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the domain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6xt3watynu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DNS Record Types: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7276400950577"/>
        <w:gridCol w:w="6715.784170928565"/>
        <w:tblGridChange w:id="0">
          <w:tblGrid>
            <w:gridCol w:w="2309.7276400950577"/>
            <w:gridCol w:w="6715.7841709285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IPv4 address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IPv6 address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Alias for another name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Mail exchange server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Name server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Text data (e.g., verification)</w:t>
            </w:r>
          </w:p>
        </w:tc>
      </w:tr>
    </w:tbl>
    <w:p w:rsidR="00000000" w:rsidDel="00000000" w:rsidP="00000000" w:rsidRDefault="00000000" w:rsidRPr="00000000" w14:paraId="000000D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DNS uses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caching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faster repeated lookups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DNS problems can cause websites to fail even when servers work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4g465pkdvi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DHCP Fundamentals</w:t>
      </w:r>
    </w:p>
    <w:p w:rsidR="00000000" w:rsidDel="00000000" w:rsidP="00000000" w:rsidRDefault="00000000" w:rsidRPr="00000000" w14:paraId="000000D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DHCP (Dynamic Host Configuration Protocol)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automatically gives devices network settings.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d9a0u1z5u3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DHCP Provides: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IP address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Subnet mask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Default gateway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DNS server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foaetb4itsk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DORA Process: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Discover: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Client finds a DHCP server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Offer: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Server offers settings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Request: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Client requests the offered settings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Acknowledge: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Server confirms the lease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7mhduvnrkd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Points: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Reduces manual work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Prevents address conflicts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Lease 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temporary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client must renew before expiration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reserve specific addresses for particular devices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m20yzdxql3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Putting It Together</w:t>
      </w:r>
    </w:p>
    <w:p w:rsidR="00000000" w:rsidDel="00000000" w:rsidP="00000000" w:rsidRDefault="00000000" w:rsidRPr="00000000" w14:paraId="000000E6">
      <w:pPr>
        <w:spacing w:after="120" w:before="12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Example Network Flow: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Laptop joins Wi-Fi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Gets IP from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DHCP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website name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Sends traffic through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switch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Reaches Internet through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router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NAT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VLANs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separate different device groups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Subnetting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divides address ranges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Routing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connects those ranges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TCP/IP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explains how traffic is packaged and delivered</w:t>
      </w:r>
    </w:p>
    <w:p w:rsidR="00000000" w:rsidDel="00000000" w:rsidP="00000000" w:rsidRDefault="00000000" w:rsidRPr="00000000" w14:paraId="000000F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Understanding these topics together is more useful because real networks use all of them simultaneously.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y7uobgjhs5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Glossary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IP address: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Logical address identifying a device on a network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MAC address: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Hardware address used on the local network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Packet: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Data unit at the network layer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Frame: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Data unit at the data link layer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Router: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Device connecting different networks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Switch: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Device connecting devices within a LAN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Broadcast: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Traffic sent to all devices in a segment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Lease: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Temporary DHCP assignment of network settings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sectPrChange w:author="asmi shah" w:id="0" w:date="2026-06-08T13:28:45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>
        <w:ins w:author="asmi shah" w:id="1" w:date="2026-06-08T13:28:45Z"/>
        <w:rPrChange w:author="asmi shah" w:id="0" w:date="2026-06-08T13:28:45Z">
          <w:rPr/>
        </w:rPrChange>
      </w:rPr>
    </w:pPr>
    <w:ins w:author="asmi shah" w:id="1" w:date="2026-06-08T13:28:45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